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DOCX_LAYOUT_FIRST_PAGE</w:t>
      </w:r>
    </w:p>
    <w:tbl>
      <w:tblPr>
        <w:tblW w:w="6000" w:type="dxa"/>
      </w:tblPr>
      <w:tblGrid>
        <w:gridCol w:w="3000"/>
        <w:gridCol w:w="3000"/>
      </w:tblGrid>
      <w:tr>
        <w:tc>
          <w:p>
            <w:r>
              <w:t>Revenue</w:t>
            </w:r>
          </w:p>
        </w:tc>
        <w:tc>
          <w:p>
            <w:r>
              <w:t>42</w:t>
            </w:r>
          </w:p>
        </w:tc>
      </w:tr>
    </w:tbl>
    <w:p>
      <w:ins w:id="1" w:author="Fixture">
        <w:r>
          <w:t>INSERTED_REVISION</w:t>
        </w:r>
      </w:ins>
      <w:del w:id="2" w:author="Fixture">
        <w:r>
          <w:delText>DELETED_REVISION</w:delText>
        </w:r>
      </w:del>
    </w:p>
    <w:p>
      <w:hyperlink r:id="link">
        <w:r>
          <w:t>External link</w:t>
        </w:r>
      </w:hyperlink>
    </w:p>
    <w:altChunk r:id="chunk"/>
    <w:p>
      <w:r>
        <w:br w:type="page"/>
      </w:r>
    </w:p>
    <w:p>
      <w:r>
        <w:t>DOCX_LAYOUT_SECOND_PAGE</w:t>
      </w:r>
    </w:p>
    <w:p>
      <w:r>
        <w:sym w:font="Arial" w:char="0041"/>
      </w:r>
    </w:p>
    <w:sectPr>
      <w:headerReference w:type="default" r:id="header"/>
      <w:pgSz w:w="12240" w:h="15840"/>
      <w:pgMar w:top="1440" w:right="1440" w:bottom="1440" w:left="1440"/>
    </w:sectPr>
  </w:body>
</w:document>
</file>

<file path=word/header1.xml><?xml version="1.0" encoding="utf-8"?>
<w:hdr xmlns:w="http://schemas.openxmlformats.org/wordprocessingml/2006/main">
  <w:p>
    <w:r>
      <w:t>DOCX_HEADER</w: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Relationship Id="link" Type="http://schemas.openxmlformats.org/officeDocument/2006/relationships/hyperlink" Target="https://example.invalid/blocked" TargetMode="External"/><Relationship Id="chunk" Type="http://schemas.openxmlformats.org/officeDocument/2006/relationships/aFChunk" Target="chunk.html"/></Relationships>
</file>